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s="http://schemas.microsoft.com/office/word/2010/wordprocessingShape" xmlns:a="http://schemas.openxmlformats.org/drawingml/2006/main" xmlns:pic="http://schemas.openxmlformats.org/drawingml/2006/picture" mc:Ignorable="w14 w15">
  <w:body>
    <w:p>
      <w:pPr>
        <w:pStyle w:val="Heading1"/>
      </w:pPr>
      <w:r>
        <w:t>Quarterly Research Report</w:t>
      </w:r>
    </w:p>
    <w:p>
      <w:pPr>
        <w:pStyle w:val="Heading2"/>
      </w:pPr>
      <w:r>
        <w:t>Summary</w:t>
      </w:r>
    </w:p>
    <w:p>
      <w:r>
        <w:t xml:space="preserve">This report </w:t>
      </w:r>
      <w:del w:id="1" w:author="Alice Meyer" w:date="2026-10-29T23:21:29Z">
        <w:r>
          <w:delText>summarises</w:delText>
        </w:r>
      </w:del>
      <w:ins w:id="2" w:author="Alice Meyer" w:date="2026-10-29T23:21:29Z">
        <w:r>
          <w:t>summarizes</w:t>
        </w:r>
      </w:ins>
      <w:r>
        <w:t xml:space="preserve"> the progress of the </w:t>
      </w:r>
      <w:del w:id="12" w:author="Bob Okafor" w:date="2026-10-29T23:21:29Z">
        <w:r>
          <w:delText>KI</w:delText>
        </w:r>
      </w:del>
      <w:ins w:id="13" w:author="Bob Okafor" w:date="2026-10-29T23:21:29Z">
        <w:r>
          <w:t>AI</w:t>
        </w:r>
      </w:ins>
      <w:r>
        <w:t xml:space="preserve"> project during the third quarter. The team completed the data pipeline, ran the first </w:t>
      </w:r>
      <w:del w:id="14" w:author="Bob Okafor" w:date="2026-10-29T23:21:29Z">
        <w:r>
          <w:delText>KI</w:delText>
        </w:r>
      </w:del>
      <w:ins w:id="15" w:author="Bob Okafor" w:date="2026-10-29T23:21:29Z">
        <w:r>
          <w:t>AI</w:t>
        </w:r>
      </w:ins>
      <w:r>
        <w:t xml:space="preserve"> evaluation and started </w:t>
      </w:r>
      <w:del w:id="30" w:author="Chen Wei" w:date="2026-10-29T23:21:29Z">
        <w:r>
          <w:delText>work</w:delText>
        </w:r>
      </w:del>
      <w:ins w:id="31" w:author="Chen Wei" w:date="2026-10-29T23:21:29Z">
        <w:r>
          <w:t>recruiting</w:t>
        </w:r>
      </w:ins>
      <w:r>
        <w:t xml:space="preserve"> </w:t>
      </w:r>
      <w:del w:id="32" w:author="Chen Wei" w:date="2026-10-29T23:21:29Z">
        <w:r>
          <w:delText>on</w:delText>
        </w:r>
      </w:del>
      <w:ins w:id="33" w:author="Chen Wei" w:date="2026-10-29T23:21:29Z">
        <w:r>
          <w:t>for</w:t>
        </w:r>
      </w:ins>
      <w:r>
        <w:t xml:space="preserve"> the user study.</w:t>
      </w:r>
    </w:p>
    <w:p>
      <w:r>
        <w:t>Overall</w:t>
      </w:r>
      <w:ins w:id="34" w:author="Chen Wei" w:date="2026-10-29T23:21:29Z">
        <w:r>
          <w:t>,</w:t>
        </w:r>
      </w:ins>
      <w:r>
        <w:t xml:space="preserve"> the project is on schedule, although </w:t>
      </w:r>
      <w:commentRangeStart w:id="2"/>
      <w:r>
        <w:t>the budget for compute was exceeded</w:t>
      </w:r>
      <w:commentRangeEnd w:id="2"/>
      <w:r>
        <w:rPr>
          <w:rStyle w:val="CommentReference"/>
        </w:rPr>
        <w:commentReference w:id="2"/>
      </w:r>
      <w:r>
        <w:t xml:space="preserve"> by </w:t>
      </w:r>
      <w:del w:id="3" w:author="Alice Meyer" w:date="2026-10-29T23:21:29Z">
        <w:r>
          <w:delText>about</w:delText>
        </w:r>
      </w:del>
      <w:ins w:id="4" w:author="Alice Meyer" w:date="2026-10-29T23:21:29Z">
        <w:r>
          <w:t>roughly</w:t>
        </w:r>
      </w:ins>
      <w:r>
        <w:t xml:space="preserve"> 12</w:t>
      </w:r>
      <w:del w:id="5" w:author="Alice Meyer" w:date="2026-10-29T23:21:29Z">
        <w:r>
          <w:delText xml:space="preserve"> percent</w:delText>
        </w:r>
      </w:del>
      <w:ins w:id="6" w:author="Alice Meyer" w:date="2026-10-29T23:21:29Z">
        <w:r>
          <w:t>%</w:t>
        </w:r>
      </w:ins>
      <w:r>
        <w:t>.</w:t>
      </w:r>
    </w:p>
    <w:p>
      <w:pPr>
        <w:pStyle w:val="Heading2"/>
      </w:pPr>
      <w:r>
        <w:t>Methods</w:t>
      </w:r>
    </w:p>
    <w:p>
      <w:pPr>
        <w:pStyle w:val="Heading3"/>
      </w:pPr>
      <w:r>
        <w:t>Data collection</w:t>
      </w:r>
    </w:p>
    <w:p>
      <w:r>
        <w:t xml:space="preserve">We collected </w:t>
      </w:r>
      <w:commentRangeStart w:id="0"/>
      <w:commentRangeStart w:id="3"/>
      <w:r>
        <w:t>4,200 documents</w:t>
      </w:r>
      <w:commentRangeEnd w:id="0"/>
      <w:commentRangeEnd w:id="3"/>
      <w:r>
        <w:rPr>
          <w:rStyle w:val="CommentReference"/>
        </w:rPr>
        <w:commentReference w:id="0"/>
      </w:r>
      <w:r>
        <w:rPr>
          <w:rStyle w:val="CommentReference"/>
        </w:rPr>
        <w:commentReference w:id="3"/>
      </w:r>
      <w:r>
        <w:t xml:space="preserve"> from three partner </w:t>
      </w:r>
      <w:del w:id="7" w:author="Alice Meyer" w:date="2026-10-29T23:21:29Z">
        <w:r>
          <w:delText>organisations</w:delText>
        </w:r>
      </w:del>
      <w:ins w:id="8" w:author="Alice Meyer" w:date="2026-10-29T23:21:29Z">
        <w:r>
          <w:t>organizations</w:t>
        </w:r>
      </w:ins>
      <w:r>
        <w:t xml:space="preserve">. Each document was anonymised before it entered the </w:t>
      </w:r>
      <w:del w:id="16" w:author="Bob Okafor" w:date="2026-10-29T23:21:29Z">
        <w:r>
          <w:delText>KI</w:delText>
        </w:r>
      </w:del>
      <w:ins w:id="17" w:author="Bob Okafor" w:date="2026-10-29T23:21:29Z">
        <w:r>
          <w:t>AI</w:t>
        </w:r>
      </w:ins>
      <w:r>
        <w:t xml:space="preserve"> pipeline.</w:t>
      </w:r>
    </w:p>
    <w:p>
      <w:pPr>
        <w:pStyle w:val="ListParagraph"/>
        <w:numPr>
          <w:ilvl w:val="0"/>
          <w:numId w:val="1"/>
        </w:numPr>
      </w:pPr>
      <w:r>
        <w:t>Partner A supplied legal contracts.</w:t>
      </w:r>
    </w:p>
    <w:p>
      <w:pPr>
        <w:pStyle w:val="ListParagraph"/>
        <w:numPr>
          <w:ilvl w:val="0"/>
          <w:numId w:val="1"/>
        </w:numPr>
      </w:pPr>
      <w:r>
        <w:t>Partner B supplied technical manuals.</w:t>
      </w:r>
    </w:p>
    <w:p>
      <w:pPr>
        <w:pStyle w:val="ListParagraph"/>
        <w:numPr>
          <w:ilvl w:val="0"/>
          <w:numId w:val="1"/>
        </w:numPr>
      </w:pPr>
      <w:r>
        <w:t>Partner C supplied internal memos.</w:t>
      </w:r>
    </w:p>
    <w:p>
      <w:pPr>
        <w:pStyle w:val="Heading3"/>
      </w:pPr>
      <w:r>
        <w:t>Evaluation</w:t>
      </w:r>
    </w:p>
    <w:p>
      <w:r>
        <w:t xml:space="preserve">The </w:t>
      </w:r>
      <w:del w:id="18" w:author="Bob Okafor" w:date="2026-10-29T23:21:29Z">
        <w:r>
          <w:delText>KI</w:delText>
        </w:r>
      </w:del>
      <w:ins w:id="19" w:author="Bob Okafor" w:date="2026-10-29T23:21:29Z">
        <w:r>
          <w:t>AI</w:t>
        </w:r>
      </w:ins>
      <w:r>
        <w:t xml:space="preserve"> model was evaluated on a held-out </w:t>
      </w:r>
      <w:ins w:id="9" w:author="Alice Meyer" w:date="2026-10-29T23:21:29Z">
        <w:r>
          <w:t xml:space="preserve">test </w:t>
        </w:r>
      </w:ins>
      <w:r>
        <w:t>set of 500 documents. We report precision, recall and the F1 score.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45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4500" w:type="dxa"/>
          </w:tcPr>
          <w:p>
            <w:r>
              <w:t>Precision</w:t>
            </w:r>
          </w:p>
        </w:tc>
        <w:tc>
          <w:tcPr>
            <w:tcW w:w="4500" w:type="dxa"/>
          </w:tcPr>
          <w:p>
            <w:r>
              <w:t>0.81</w:t>
            </w:r>
          </w:p>
        </w:tc>
      </w:tr>
      <w:tr>
        <w:tc>
          <w:tcPr>
            <w:tcW w:w="4500" w:type="dxa"/>
          </w:tcPr>
          <w:p>
            <w:r>
              <w:t>Recall</w:t>
            </w:r>
          </w:p>
        </w:tc>
        <w:tc>
          <w:tcPr>
            <w:tcW w:w="4500" w:type="dxa"/>
          </w:tcPr>
          <w:p>
            <w:r>
              <w:t>0.74</w:t>
            </w:r>
          </w:p>
        </w:tc>
      </w:tr>
      <w:tr>
        <w:tc>
          <w:tcPr>
            <w:tcW w:w="4500" w:type="dxa"/>
          </w:tcPr>
          <w:p>
            <w:r>
              <w:t>F1</w:t>
            </w:r>
          </w:p>
        </w:tc>
        <w:tc>
          <w:tcPr>
            <w:tcW w:w="4500" w:type="dxa"/>
          </w:tcPr>
          <w:p>
            <w:r>
              <w:t>0.77</w:t>
            </w:r>
          </w:p>
        </w:tc>
      </w:tr>
    </w:tbl>
    <w:p>
      <w:pPr>
        <w:pStyle w:val="Heading2"/>
      </w:pPr>
      <w:r>
        <w:t>Results</w:t>
      </w:r>
    </w:p>
    <w:p>
      <w:r>
        <w:t xml:space="preserve">The </w:t>
      </w:r>
      <w:del w:id="20" w:author="Bob Okafor" w:date="2026-10-29T23:21:29Z">
        <w:r>
          <w:delText>KI</w:delText>
        </w:r>
      </w:del>
      <w:ins w:id="21" w:author="Bob Okafor" w:date="2026-10-29T23:21:29Z">
        <w:r>
          <w:t>AI</w:t>
        </w:r>
      </w:ins>
      <w:r>
        <w:t xml:space="preserve"> system performed best on technical manuals and worst on internal memos, which </w:t>
      </w:r>
      <w:del w:id="22" w:author="Bob Okafor" w:date="2026-10-29T23:21:29Z">
        <w:r>
          <w:delText>are</w:delText>
        </w:r>
      </w:del>
      <w:ins w:id="23" w:author="Bob Okafor" w:date="2026-10-29T23:21:29Z">
        <w:r>
          <w:t>tend to be</w:t>
        </w:r>
      </w:ins>
      <w:r>
        <w:t xml:space="preserve"> short</w:t>
      </w:r>
      <w:ins w:id="24" w:author="Bob Okafor" w:date="2026-10-29T23:21:29Z">
        <w:r>
          <w:t>,</w:t>
        </w:r>
      </w:ins>
      <w:r>
        <w:t xml:space="preserve"> </w:t>
      </w:r>
      <w:ins w:id="25" w:author="Bob Okafor" w:date="2026-10-29T23:21:29Z">
        <w:r>
          <w:t xml:space="preserve">informal </w:t>
        </w:r>
      </w:ins>
      <w:r>
        <w:t xml:space="preserve">and </w:t>
      </w:r>
      <w:del w:id="26" w:author="Bob Okafor" w:date="2026-10-29T23:21:29Z">
        <w:r>
          <w:delText>informal</w:delText>
        </w:r>
      </w:del>
      <w:ins w:id="27" w:author="Bob Okafor" w:date="2026-10-29T23:21:29Z">
        <w:r>
          <w:t>full of jargon</w:t>
        </w:r>
      </w:ins>
      <w:r>
        <w:t xml:space="preserve">. </w:t>
      </w:r>
      <w:commentRangeStart w:id="1"/>
      <w:r>
        <w:t>Errors were mostly caused by abbreviations</w:t>
      </w:r>
      <w:commentRangeEnd w:id="1"/>
      <w:r>
        <w:rPr>
          <w:rStyle w:val="CommentReference"/>
        </w:rPr>
        <w:commentReference w:id="1"/>
      </w:r>
      <w:r>
        <w:t xml:space="preserve"> that the </w:t>
      </w:r>
      <w:del w:id="28" w:author="Bob Okafor" w:date="2026-10-29T23:21:29Z">
        <w:r>
          <w:delText>KI</w:delText>
        </w:r>
      </w:del>
      <w:ins w:id="29" w:author="Bob Okafor" w:date="2026-10-29T23:21:29Z">
        <w:r>
          <w:t>AI</w:t>
        </w:r>
      </w:ins>
      <w:r>
        <w:t xml:space="preserve"> model had not seen during training.</w:t>
      </w:r>
    </w:p>
    <w:p>
      <w:pPr>
        <w:pStyle w:val="Heading2"/>
      </w:pPr>
      <w:r>
        <w:t>Next steps</w:t>
      </w:r>
    </w:p>
    <w:p>
      <w:pPr>
        <w:pStyle w:val="ListParagraph"/>
        <w:numPr>
          <w:ilvl w:val="0"/>
          <w:numId w:val="2"/>
        </w:numPr>
      </w:pPr>
      <w:r>
        <w:t>Extend the training data with more informal text.</w:t>
      </w:r>
    </w:p>
    <w:p>
      <w:pPr>
        <w:pStyle w:val="ListParagraph"/>
        <w:numPr>
          <w:ilvl w:val="0"/>
          <w:numId w:val="2"/>
        </w:numPr>
      </w:pPr>
      <w:r>
        <w:t xml:space="preserve">Run the user study with </w:t>
      </w:r>
      <w:del w:id="10" w:author="Alice Meyer" w:date="2026-10-29T23:21:29Z">
        <w:r>
          <w:delText>twenty</w:delText>
        </w:r>
      </w:del>
      <w:ins w:id="11" w:author="Alice Meyer" w:date="2026-10-29T23:21:29Z">
        <w:r>
          <w:t>24</w:t>
        </w:r>
      </w:ins>
      <w:r>
        <w:t xml:space="preserve"> participants.</w:t>
      </w:r>
    </w:p>
    <w:p>
      <w:pPr>
        <w:pStyle w:val="ListParagraph"/>
        <w:numPr>
          <w:ilvl w:val="0"/>
          <w:numId w:val="2"/>
        </w:numPr>
      </w:pPr>
      <w:r>
        <w:t>Prepare the final report for the funding agency.</w:t>
      </w:r>
    </w:p>
    <w:sectPr>
      <w:pgSz w:w="11906" w:h="16838"/>
      <w:pgMar w:top="1417" w:right="1417" w:bottom="1134" w:left="1417" w:header="708" w:footer="708" w:gutter="0"/>
      <w:cols w:space="708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Alice Meyer" w:date="2026-10-29T23:21:29Z" w:initials="AM">
    <w:p w14:paraId="1E90EF7C" w14:textId="77777777">
      <w:r>
        <w:rPr>
          <w:rStyle w:val="CommentReference"/>
        </w:rPr>
        <w:annotationRef/>
      </w:r>
      <w:r>
        <w:t>Is this before or after deduplication?</w:t>
      </w:r>
    </w:p>
  </w:comment>
  <w:comment w:id="1" w:author="Bob Okafor" w:date="2026-10-29T23:21:29Z" w:initials="BO">
    <w:p w14:paraId="567D0CFC" w14:textId="77777777">
      <w:r>
        <w:rPr>
          <w:rStyle w:val="CommentReference"/>
        </w:rPr>
        <w:annotationRef/>
      </w:r>
      <w:r>
        <w:t>Do we have numbers for this?</w:t>
      </w:r>
    </w:p>
  </w:comment>
  <w:comment w:id="2" w:author="Chen Wei" w:date="2026-10-29T23:21:39Z" w:initials="CW">
    <w:p w14:paraId="7A6BA2F9" w14:textId="77777777">
      <w:r>
        <w:rPr>
          <w:rStyle w:val="CommentReference"/>
        </w:rPr>
        <w:annotationRef/>
      </w:r>
      <w:r>
        <w:t>Can we explain why? The funder will ask.</w:t>
      </w:r>
    </w:p>
  </w:comment>
  <w:comment w:id="3" w:author="Bob Okafor" w:date="2026-10-29T23:21:39Z" w:initials="BO">
    <w:p w14:paraId="5831DCFF" w14:textId="77777777">
      <w:r>
        <w:rPr>
          <w:rStyle w:val="CommentReference"/>
        </w:rPr>
        <w:annotationRef/>
      </w:r>
      <w:r>
        <w:t>After. Before dedup it was 5,100.</w:t>
      </w:r>
    </w:p>
  </w:comment>
</w:comments>
</file>

<file path=word/commentsExtended.xml><?xml version="1.0" encoding="utf-8"?>
<w15:commentsEx xmlns:w15="http://schemas.microsoft.com/office/word/2012/wordml">
  <w15:commentEx w15:paraId="1E90EF7C" w15:done="0"/>
  <w15:commentEx w15:paraId="567D0CFC" w15:done="0"/>
  <w15:commentEx w15:paraId="7A6BA2F9" w15:done="0"/>
  <w15:commentEx w15:paraId="5831DCFF" w15:paraIdParent="1E90EF7C" w15:done="0"/>
</w15:commentsEx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trackRevisions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pPr>
      <w:spacing w:after="240"/>
    </w:pPr>
    <w:rPr>
      <w:sz w:val="52"/>
      <w:szCs w:val="5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8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8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uiPriority w:val="9"/>
    <w:qFormat/>
    <w:pPr>
      <w:keepNext/>
      <w:keepLines/>
      <w:spacing w:before="240" w:after="80"/>
      <w:outlineLvl w:val="4"/>
    </w:pPr>
    <w:rPr>
      <w:b/>
      <w:bCs/>
      <w:i/>
      <w:iCs/>
      <w:sz w:val="22"/>
      <w:szCs w:val="22"/>
    </w:rPr>
  </w:style>
  <w:style w:type="paragraph" w:styleId="Heading6">
    <w:name w:val="heading 6"/>
    <w:basedOn w:val="Normal"/>
    <w:next w:val="Normal"/>
    <w:uiPriority w:val="9"/>
    <w:qFormat/>
    <w:pPr>
      <w:keepNext/>
      <w:keepLines/>
      <w:spacing w:before="240" w:after="80"/>
      <w:outlineLvl w:val="5"/>
    </w:pPr>
    <w:rPr>
      <w:b/>
      <w:bCs/>
      <w:i/>
      <w:iCs/>
      <w:sz w:val="22"/>
      <w:szCs w:val="22"/>
    </w:rPr>
  </w:style>
  <w:style w:type="paragraph" w:styleId="Quote">
    <w:name w:val="Quote"/>
    <w:basedOn w:val="Normal"/>
    <w:next w:val="Normal"/>
    <w:qFormat/>
    <w:pPr>
      <w:ind w:left="720" w:right="720"/>
    </w:pPr>
    <w:rPr>
      <w:i/>
      <w:iCs/>
      <w:color w:val="404040"/>
    </w:rPr>
  </w:style>
  <w:style w:type="paragraph" w:styleId="SourceCode">
    <w:name w:val="Source Code"/>
    <w:basedOn w:val="Normal"/>
    <w:pPr>
      <w:spacing w:after="0" w:line="240" w:lineRule="auto"/>
      <w:shd w:val="clear" w:color="auto" w:fill="F3F3F3"/>
    </w:pPr>
    <w:rPr>
      <w:rFonts w:ascii="Consolas" w:hAnsi="Consolas" w:cs="Consolas"/>
      <w:sz w:val="20"/>
    </w:rPr>
  </w:style>
  <w:style w:type="paragraph" w:styleId="ListParagraph">
    <w:name w:val="List Paragraph"/>
    <w:basedOn w:val="Normal"/>
    <w:uiPriority w:val="34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rPr>
      <w:i/>
      <w:sz w:val="18"/>
    </w:rPr>
  </w:style>
  <w:style w:type="character" w:styleId="VerbatimChar">
    <w:name w:val="Verbatim Char"/>
    <w:rPr>
      <w:rFonts w:ascii="Consolas" w:hAnsi="Consolas" w:cs="Consolas"/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comments" Target="comments.xml"/><Relationship Id="rId5" Type="http://schemas.microsoft.com/office/2011/relationships/commentsExtended" Target="commentsExtended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docex</dc:creator>
  <dcterms:created xsi:type="dcterms:W3CDTF">2026-10-29T23:21:29Z</dcterms:created>
  <dcterms:modified xsi:type="dcterms:W3CDTF">2026-10-29T23:21:29Z</dcterms:modified>
</cp:coreProperties>
</file>